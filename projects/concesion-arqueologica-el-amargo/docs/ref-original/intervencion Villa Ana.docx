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Ministerio de Cultura</w:t>
      </w:r>
    </w:p>
    <w:p w:rsidR="00000000" w:rsidDel="00000000" w:rsidP="00000000" w:rsidRDefault="00000000" w:rsidRPr="00000000" w14:paraId="00000002">
      <w:pPr>
        <w:spacing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Secretaría de Gestión Cultural</w:t>
      </w:r>
    </w:p>
    <w:p w:rsidR="00000000" w:rsidDel="00000000" w:rsidP="00000000" w:rsidRDefault="00000000" w:rsidRPr="00000000" w14:paraId="00000003">
      <w:pPr>
        <w:spacing w:line="240" w:lineRule="auto"/>
        <w:ind w:lef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Subsecretaría de Identidad y Territorio</w:t>
      </w:r>
    </w:p>
    <w:p w:rsidR="00000000" w:rsidDel="00000000" w:rsidP="00000000" w:rsidRDefault="00000000" w:rsidRPr="00000000" w14:paraId="00000004">
      <w:pPr>
        <w:jc w:val="right"/>
        <w:rPr>
          <w:sz w:val="28"/>
          <w:szCs w:val="28"/>
        </w:rPr>
      </w:pPr>
      <w:r w:rsidDel="00000000" w:rsidR="00000000" w:rsidRPr="00000000">
        <w:rPr>
          <w:rtl w:val="0"/>
        </w:rPr>
      </w:r>
    </w:p>
    <w:p w:rsidR="00000000" w:rsidDel="00000000" w:rsidP="00000000" w:rsidRDefault="00000000" w:rsidRPr="00000000" w14:paraId="00000005">
      <w:pPr>
        <w:jc w:val="right"/>
        <w:rPr>
          <w:sz w:val="28"/>
          <w:szCs w:val="28"/>
        </w:rPr>
      </w:pPr>
      <w:r w:rsidDel="00000000" w:rsidR="00000000" w:rsidRPr="00000000">
        <w:rPr>
          <w:rtl w:val="0"/>
        </w:rPr>
      </w:r>
    </w:p>
    <w:p w:rsidR="00000000" w:rsidDel="00000000" w:rsidP="00000000" w:rsidRDefault="00000000" w:rsidRPr="00000000" w14:paraId="00000006">
      <w:pPr>
        <w:jc w:val="right"/>
        <w:rPr>
          <w:sz w:val="28"/>
          <w:szCs w:val="28"/>
        </w:rPr>
      </w:pPr>
      <w:r w:rsidDel="00000000" w:rsidR="00000000" w:rsidRPr="00000000">
        <w:rPr>
          <w:sz w:val="28"/>
          <w:szCs w:val="28"/>
          <w:rtl w:val="0"/>
        </w:rPr>
        <w:t xml:space="preserve">Noviembre 2025</w:t>
      </w:r>
    </w:p>
    <w:p w:rsidR="00000000" w:rsidDel="00000000" w:rsidP="00000000" w:rsidRDefault="00000000" w:rsidRPr="00000000" w14:paraId="00000007">
      <w:pPr>
        <w:jc w:val="both"/>
        <w:rPr>
          <w:sz w:val="28"/>
          <w:szCs w:val="28"/>
        </w:rPr>
      </w:pPr>
      <w:r w:rsidDel="00000000" w:rsidR="00000000" w:rsidRPr="00000000">
        <w:rPr>
          <w:b w:val="1"/>
          <w:bCs w:val="1"/>
          <w:sz w:val="28"/>
          <w:szCs w:val="28"/>
          <w:rtl w:val="0"/>
        </w:rPr>
        <w:t xml:space="preserve">Propuesta: intervención por aviso de hallazgo arqueológico en Villa Ana</w:t>
      </w:r>
      <w:r w:rsidDel="00000000" w:rsidR="00000000" w:rsidRPr="00000000">
        <w:rPr>
          <w:rtl w:val="0"/>
        </w:rPr>
      </w:r>
    </w:p>
    <w:p w:rsidR="00000000" w:rsidDel="00000000" w:rsidP="00000000" w:rsidRDefault="00000000" w:rsidRPr="00000000" w14:paraId="00000008">
      <w:pPr>
        <w:jc w:val="both"/>
        <w:rPr>
          <w:sz w:val="28"/>
          <w:szCs w:val="28"/>
        </w:rPr>
      </w:pPr>
      <w:r w:rsidDel="00000000" w:rsidR="00000000" w:rsidRPr="00000000">
        <w:rPr>
          <w:sz w:val="28"/>
          <w:szCs w:val="28"/>
          <w:rtl w:val="0"/>
        </w:rPr>
        <w:t xml:space="preserve">A partir del </w:t>
      </w:r>
      <w:sdt>
        <w:sdtPr>
          <w:id w:val="1656880156"/>
          <w:tag w:val="goog_rdk_0"/>
        </w:sdtPr>
        <w:sdtContent>
          <w:commentRangeStart w:id="0"/>
        </w:sdtContent>
      </w:sdt>
      <w:r w:rsidDel="00000000" w:rsidR="00000000" w:rsidRPr="00000000">
        <w:rPr>
          <w:sz w:val="28"/>
          <w:szCs w:val="28"/>
          <w:rtl w:val="0"/>
        </w:rPr>
        <w:t xml:space="preserve">aviso</w:t>
      </w:r>
      <w:commentRangeEnd w:id="0"/>
      <w:r w:rsidDel="00000000" w:rsidR="00000000" w:rsidRPr="00000000">
        <w:commentReference w:id="0"/>
      </w:r>
      <w:r w:rsidDel="00000000" w:rsidR="00000000" w:rsidRPr="00000000">
        <w:rPr>
          <w:sz w:val="28"/>
          <w:szCs w:val="28"/>
          <w:rtl w:val="0"/>
        </w:rPr>
        <w:t xml:space="preserve"> por parte de la Comuna de hallazgos arqueológicos cercanos a la localidad de Villa Ana, desde la Subsecretaría de Identidad y Territorio del Ministerio de Cultura se planifica realizar una intervención de rescate y de construcción colectiva en torno al patrimonio cultural.</w:t>
      </w:r>
    </w:p>
    <w:p w:rsidR="00000000" w:rsidDel="00000000" w:rsidP="00000000" w:rsidRDefault="00000000" w:rsidRPr="00000000" w14:paraId="00000009">
      <w:pPr>
        <w:jc w:val="both"/>
        <w:rPr>
          <w:sz w:val="28"/>
          <w:szCs w:val="28"/>
        </w:rPr>
      </w:pPr>
      <w:r w:rsidDel="00000000" w:rsidR="00000000" w:rsidRPr="00000000">
        <w:rPr>
          <w:sz w:val="28"/>
          <w:szCs w:val="28"/>
          <w:rtl w:val="0"/>
        </w:rPr>
        <w:t xml:space="preserve">Este tipo de intervenciones se realizan en el marco de la Ley Nacional N° 25743/03 de protección del Patrimonio Arqueológico y Paleontológico, de la cual el Ministerio de Cultura es el organismo de aplicación a nivel provincial. El aviso fue realizado a través del siguiente link: </w:t>
      </w:r>
      <w:hyperlink r:id="rId9">
        <w:r w:rsidDel="00000000" w:rsidR="00000000" w:rsidRPr="00000000">
          <w:rPr>
            <w:color w:val="0563c1"/>
            <w:sz w:val="28"/>
            <w:szCs w:val="28"/>
            <w:u w:val="single"/>
            <w:rtl w:val="0"/>
          </w:rPr>
          <w:t xml:space="preserve">https://ee.kobotoolbox.org/x/VQSNh4cL</w:t>
        </w:r>
      </w:hyperlink>
      <w:r w:rsidDel="00000000" w:rsidR="00000000" w:rsidRPr="00000000">
        <w:rPr>
          <w:color w:val="0563c1"/>
          <w:sz w:val="28"/>
          <w:szCs w:val="28"/>
          <w:u w:val="single"/>
          <w:rtl w:val="0"/>
        </w:rPr>
        <w:t xml:space="preserve"> </w:t>
      </w:r>
      <w:r w:rsidDel="00000000" w:rsidR="00000000" w:rsidRPr="00000000">
        <w:rPr>
          <w:sz w:val="28"/>
          <w:szCs w:val="28"/>
          <w:rtl w:val="0"/>
        </w:rPr>
        <w:t xml:space="preserve">siguiendo con el Protocolo de Procedimiento.</w:t>
      </w:r>
    </w:p>
    <w:p w:rsidR="00000000" w:rsidDel="00000000" w:rsidP="00000000" w:rsidRDefault="00000000" w:rsidRPr="00000000" w14:paraId="0000000A">
      <w:pPr>
        <w:jc w:val="both"/>
        <w:rPr>
          <w:sz w:val="28"/>
          <w:szCs w:val="28"/>
        </w:rPr>
      </w:pPr>
      <w:r w:rsidDel="00000000" w:rsidR="00000000" w:rsidRPr="00000000">
        <w:rPr>
          <w:sz w:val="28"/>
          <w:szCs w:val="28"/>
          <w:rtl w:val="0"/>
        </w:rPr>
        <w:t xml:space="preserve">El hallazgo se produce a 5km al sur de la localidad en zona rural en un campo llamado El Amargo (</w:t>
      </w:r>
      <w:sdt>
        <w:sdtPr>
          <w:id w:val="312781447"/>
          <w:tag w:val="goog_rdk_1"/>
        </w:sdtPr>
        <w:sdtContent>
          <w:del w:author="Marcela Brac" w:id="0" w:date="2025-12-13T14:24:42Z">
            <w:r w:rsidDel="00000000" w:rsidR="00000000" w:rsidRPr="00000000">
              <w:rPr>
                <w:sz w:val="28"/>
                <w:szCs w:val="28"/>
                <w:rtl w:val="0"/>
              </w:rPr>
              <w:delText xml:space="preserve">campo</w:delText>
            </w:r>
          </w:del>
        </w:sdtContent>
      </w:sdt>
      <w:r w:rsidDel="00000000" w:rsidR="00000000" w:rsidRPr="00000000">
        <w:rPr>
          <w:sz w:val="28"/>
          <w:szCs w:val="28"/>
          <w:rtl w:val="0"/>
        </w:rPr>
        <w:t xml:space="preserve"> perteneciente a un particular Manuel Rodríguez, quien no tendría problema de que se ingrese), se trata de </w:t>
      </w:r>
      <w:sdt>
        <w:sdtPr>
          <w:id w:val="170196285"/>
          <w:tag w:val="goog_rdk_2"/>
        </w:sdtPr>
        <w:sdtContent>
          <w:commentRangeStart w:id="1"/>
        </w:sdtContent>
      </w:sdt>
      <w:r w:rsidDel="00000000" w:rsidR="00000000" w:rsidRPr="00000000">
        <w:rPr>
          <w:sz w:val="28"/>
          <w:szCs w:val="28"/>
          <w:rtl w:val="0"/>
        </w:rPr>
        <w:t xml:space="preserve">proyectiles</w:t>
      </w:r>
      <w:commentRangeEnd w:id="1"/>
      <w:r w:rsidDel="00000000" w:rsidR="00000000" w:rsidRPr="00000000">
        <w:commentReference w:id="1"/>
      </w:r>
      <w:r w:rsidDel="00000000" w:rsidR="00000000" w:rsidRPr="00000000">
        <w:rPr>
          <w:sz w:val="28"/>
          <w:szCs w:val="28"/>
          <w:rtl w:val="0"/>
        </w:rPr>
        <w:t xml:space="preserve"> (balas) que son encontrados y recogidos por una persona que ingresa con detector de metal. </w:t>
      </w:r>
      <w:sdt>
        <w:sdtPr>
          <w:id w:val="650351810"/>
          <w:tag w:val="goog_rdk_3"/>
        </w:sdtPr>
        <w:sdtContent>
          <w:ins w:author="Marcela Brac" w:id="1" w:date="2025-12-13T14:25:03Z"/>
          <w:sdt>
            <w:sdtPr>
              <w:id w:val="-757075340"/>
              <w:tag w:val="goog_rdk_4"/>
            </w:sdtPr>
            <w:sdtContent>
              <w:ins w:author="Marcela Brac" w:id="1" w:date="2025-12-13T14:25:03Z">
                <w:r w:rsidDel="00000000" w:rsidR="00000000" w:rsidRPr="00000000">
                  <w:rPr>
                    <w:sz w:val="28"/>
                    <w:szCs w:val="28"/>
                    <w:rtl w:val="0"/>
                    <w:rPrChange w:author="Marcela Brac" w:id="2" w:date="2025-12-13T14:25:03Z">
                      <w:rPr>
                        <w:sz w:val="28"/>
                        <w:szCs w:val="28"/>
                      </w:rPr>
                    </w:rPrChange>
                  </w:rPr>
                  <w:t xml:space="preserve">Está en</w:t>
                </w:r>
              </w:ins>
            </w:sdtContent>
          </w:sdt>
          <w:ins w:author="Marcela Brac" w:id="1" w:date="2025-12-13T14:25:03Z"/>
        </w:sdtContent>
      </w:sdt>
      <w:sdt>
        <w:sdtPr>
          <w:id w:val="1591578121"/>
          <w:tag w:val="goog_rdk_5"/>
        </w:sdtPr>
        <w:sdtContent>
          <w:del w:author="Marcela Brac" w:id="1" w:date="2025-12-13T14:25:03Z"/>
          <w:sdt>
            <w:sdtPr>
              <w:id w:val="-1388328212"/>
              <w:tag w:val="goog_rdk_6"/>
            </w:sdtPr>
            <w:sdtContent>
              <w:del w:author="Marcela Brac" w:id="1" w:date="2025-12-13T14:25:03Z">
                <w:r w:rsidDel="00000000" w:rsidR="00000000" w:rsidRPr="00000000">
                  <w:rPr>
                    <w:sz w:val="28"/>
                    <w:szCs w:val="28"/>
                    <w:rtl w:val="0"/>
                    <w:rPrChange w:author="Marcela Brac" w:id="2" w:date="2025-12-13T14:25:03Z">
                      <w:rPr>
                        <w:sz w:val="28"/>
                        <w:szCs w:val="28"/>
                      </w:rPr>
                    </w:rPrChange>
                  </w:rPr>
                  <w:delText xml:space="preserve">Es en</w:delText>
                </w:r>
              </w:del>
            </w:sdtContent>
          </w:sdt>
          <w:del w:author="Marcela Brac" w:id="1" w:date="2025-12-13T14:25:03Z"/>
        </w:sdtContent>
      </w:sdt>
      <w:r w:rsidDel="00000000" w:rsidR="00000000" w:rsidRPr="00000000">
        <w:rPr>
          <w:sz w:val="28"/>
          <w:szCs w:val="28"/>
          <w:rtl w:val="0"/>
        </w:rPr>
        <w:t xml:space="preserve"> un sector de monte con una pequeña cañada.</w:t>
      </w:r>
    </w:p>
    <w:p w:rsidR="00000000" w:rsidDel="00000000" w:rsidP="00000000" w:rsidRDefault="00000000" w:rsidRPr="00000000" w14:paraId="0000000B">
      <w:pPr>
        <w:jc w:val="both"/>
        <w:rPr>
          <w:sz w:val="28"/>
          <w:szCs w:val="28"/>
        </w:rPr>
      </w:pPr>
      <w:r w:rsidDel="00000000" w:rsidR="00000000" w:rsidRPr="00000000">
        <w:rPr>
          <w:sz w:val="28"/>
          <w:szCs w:val="28"/>
          <w:rtl w:val="0"/>
        </w:rPr>
        <w:t xml:space="preserve">Luciano Sánchez </w:t>
      </w:r>
      <w:sdt>
        <w:sdtPr>
          <w:id w:val="151857841"/>
          <w:tag w:val="goog_rdk_7"/>
        </w:sdtPr>
        <w:sdtContent>
          <w:ins w:author="Marcela Brac" w:id="3" w:date="2025-12-13T14:25:58Z">
            <w:r w:rsidDel="00000000" w:rsidR="00000000" w:rsidRPr="00000000">
              <w:rPr>
                <w:sz w:val="28"/>
                <w:szCs w:val="28"/>
                <w:rtl w:val="0"/>
              </w:rPr>
              <w:t xml:space="preserve">señala que </w:t>
            </w:r>
          </w:ins>
        </w:sdtContent>
      </w:sdt>
      <w:sdt>
        <w:sdtPr>
          <w:id w:val="-1322245558"/>
          <w:tag w:val="goog_rdk_8"/>
        </w:sdtPr>
        <w:sdtContent>
          <w:del w:author="Marcela Brac" w:id="3" w:date="2025-12-13T14:25:58Z">
            <w:r w:rsidDel="00000000" w:rsidR="00000000" w:rsidRPr="00000000">
              <w:rPr>
                <w:sz w:val="28"/>
                <w:szCs w:val="28"/>
                <w:rtl w:val="0"/>
              </w:rPr>
              <w:delText xml:space="preserve">refiere que</w:delText>
            </w:r>
          </w:del>
        </w:sdtContent>
      </w:sdt>
      <w:r w:rsidDel="00000000" w:rsidR="00000000" w:rsidRPr="00000000">
        <w:rPr>
          <w:sz w:val="28"/>
          <w:szCs w:val="28"/>
          <w:rtl w:val="0"/>
        </w:rPr>
        <w:t xml:space="preserve"> el sector donde se </w:t>
      </w:r>
      <w:sdt>
        <w:sdtPr>
          <w:id w:val="-1935472178"/>
          <w:tag w:val="goog_rdk_9"/>
        </w:sdtPr>
        <w:sdtContent>
          <w:ins w:author="Marcela Brac" w:id="4" w:date="2025-12-13T14:26:36Z">
            <w:r w:rsidDel="00000000" w:rsidR="00000000" w:rsidRPr="00000000">
              <w:rPr>
                <w:sz w:val="28"/>
                <w:szCs w:val="28"/>
                <w:rtl w:val="0"/>
              </w:rPr>
              <w:t xml:space="preserve">emplaza el sitio es identificado, en determinados relatos orales, como </w:t>
            </w:r>
          </w:ins>
        </w:sdtContent>
      </w:sdt>
      <w:sdt>
        <w:sdtPr>
          <w:id w:val="340576046"/>
          <w:tag w:val="goog_rdk_10"/>
        </w:sdtPr>
        <w:sdtContent>
          <w:del w:author="Marcela Brac" w:id="4" w:date="2025-12-13T14:26:36Z">
            <w:r w:rsidDel="00000000" w:rsidR="00000000" w:rsidRPr="00000000">
              <w:rPr>
                <w:sz w:val="28"/>
                <w:szCs w:val="28"/>
                <w:rtl w:val="0"/>
              </w:rPr>
              <w:delText xml:space="preserve">encuentran es reconocido por la memoria oral como </w:delText>
            </w:r>
          </w:del>
          <w:sdt>
            <w:sdtPr>
              <w:id w:val="335783313"/>
              <w:tag w:val="goog_rdk_11"/>
            </w:sdtPr>
            <w:sdtContent>
              <w:commentRangeStart w:id="2"/>
            </w:sdtContent>
          </w:sdt>
          <w:del w:author="Marcela Brac" w:id="4" w:date="2025-12-13T14:26:36Z">
            <w:r w:rsidDel="00000000" w:rsidR="00000000" w:rsidRPr="00000000">
              <w:rPr>
                <w:sz w:val="28"/>
                <w:szCs w:val="28"/>
                <w:rtl w:val="0"/>
              </w:rPr>
              <w:delText xml:space="preserve">la</w:delText>
            </w:r>
            <w:commentRangeEnd w:id="2"/>
            <w:r w:rsidDel="00000000" w:rsidR="00000000" w:rsidRPr="00000000">
              <w:commentReference w:id="2"/>
            </w:r>
            <w:r w:rsidDel="00000000" w:rsidR="00000000" w:rsidRPr="00000000">
              <w:rPr>
                <w:sz w:val="28"/>
                <w:szCs w:val="28"/>
                <w:rtl w:val="0"/>
              </w:rPr>
              <w:delText xml:space="preserve"> </w:delText>
            </w:r>
          </w:del>
        </w:sdtContent>
      </w:sdt>
      <w:r w:rsidDel="00000000" w:rsidR="00000000" w:rsidRPr="00000000">
        <w:rPr>
          <w:sz w:val="28"/>
          <w:szCs w:val="28"/>
          <w:rtl w:val="0"/>
        </w:rPr>
        <w:t xml:space="preserve">"picada del combate"</w:t>
      </w:r>
      <w:sdt>
        <w:sdtPr>
          <w:id w:val="158622848"/>
          <w:tag w:val="goog_rdk_12"/>
        </w:sdtPr>
        <w:sdtContent>
          <w:ins w:author="Marcela Brac" w:id="5" w:date="2025-12-13T14:27:31Z">
            <w:r w:rsidDel="00000000" w:rsidR="00000000" w:rsidRPr="00000000">
              <w:rPr>
                <w:sz w:val="28"/>
                <w:szCs w:val="28"/>
                <w:rtl w:val="0"/>
              </w:rPr>
              <w:t xml:space="preserve">, lugar </w:t>
            </w:r>
          </w:ins>
        </w:sdtContent>
      </w:sdt>
      <w:sdt>
        <w:sdtPr>
          <w:id w:val="1610371250"/>
          <w:tag w:val="goog_rdk_13"/>
        </w:sdtPr>
        <w:sdtContent>
          <w:del w:author="Marcela Brac" w:id="5" w:date="2025-12-13T14:27:31Z">
            <w:r w:rsidDel="00000000" w:rsidR="00000000" w:rsidRPr="00000000">
              <w:rPr>
                <w:sz w:val="28"/>
                <w:szCs w:val="28"/>
                <w:rtl w:val="0"/>
              </w:rPr>
              <w:delText xml:space="preserve"> </w:delText>
            </w:r>
          </w:del>
        </w:sdtContent>
      </w:sdt>
      <w:r w:rsidDel="00000000" w:rsidR="00000000" w:rsidRPr="00000000">
        <w:rPr>
          <w:sz w:val="28"/>
          <w:szCs w:val="28"/>
          <w:rtl w:val="0"/>
        </w:rPr>
        <w:t xml:space="preserve">donde se produjo una masacre de obreros vinculado a la Forestal en un evento que tiene lugar entre el 29/01/1921 y el 11/02/1921 cuando los obreros (unos 120) intentan tomar la fábrica en Villa Guillermina y luego huyen al monte donde los alcanzan días después y se produce el enfrentamiento (matanza).</w:t>
      </w:r>
    </w:p>
    <w:p w:rsidR="00000000" w:rsidDel="00000000" w:rsidP="00000000" w:rsidRDefault="00000000" w:rsidRPr="00000000" w14:paraId="0000000C">
      <w:pPr>
        <w:jc w:val="both"/>
        <w:rPr>
          <w:sz w:val="28"/>
          <w:szCs w:val="28"/>
        </w:rPr>
      </w:pPr>
      <w:r w:rsidDel="00000000" w:rsidR="00000000" w:rsidRPr="00000000">
        <w:rPr>
          <w:sz w:val="28"/>
          <w:szCs w:val="28"/>
          <w:rtl w:val="0"/>
        </w:rPr>
        <w:t xml:space="preserve">Se realiza la propuesta de abordar en forma conjunta entre quienes están interesados y participaron de las reuniones: Natalia Enrico, Luciano Sánchez, Guillermo Sánchez, Juan Leoni, Pamela Savoia, Marcela Brac, Ma</w:t>
      </w:r>
      <w:sdt>
        <w:sdtPr>
          <w:id w:val="1646295277"/>
          <w:tag w:val="goog_rdk_14"/>
        </w:sdtPr>
        <w:sdtContent>
          <w:ins w:author="Marcela Brac" w:id="6" w:date="2025-12-13T14:51:44Z">
            <w:r w:rsidDel="00000000" w:rsidR="00000000" w:rsidRPr="00000000">
              <w:rPr>
                <w:sz w:val="28"/>
                <w:szCs w:val="28"/>
                <w:rtl w:val="0"/>
              </w:rPr>
              <w:t xml:space="preserve">ría</w:t>
            </w:r>
          </w:ins>
        </w:sdtContent>
      </w:sdt>
      <w:sdt>
        <w:sdtPr>
          <w:id w:val="-1578488889"/>
          <w:tag w:val="goog_rdk_15"/>
        </w:sdtPr>
        <w:sdtContent>
          <w:del w:author="Marcela Brac" w:id="6" w:date="2025-12-13T14:51:44Z">
            <w:r w:rsidDel="00000000" w:rsidR="00000000" w:rsidRPr="00000000">
              <w:rPr>
                <w:sz w:val="28"/>
                <w:szCs w:val="28"/>
                <w:rtl w:val="0"/>
              </w:rPr>
              <w:delText xml:space="preserve">.</w:delText>
            </w:r>
          </w:del>
        </w:sdtContent>
      </w:sdt>
      <w:r w:rsidDel="00000000" w:rsidR="00000000" w:rsidRPr="00000000">
        <w:rPr>
          <w:sz w:val="28"/>
          <w:szCs w:val="28"/>
          <w:rtl w:val="0"/>
        </w:rPr>
        <w:t xml:space="preserve"> Laura Bertu</w:t>
      </w:r>
      <w:sdt>
        <w:sdtPr>
          <w:id w:val="-949684297"/>
          <w:tag w:val="goog_rdk_16"/>
        </w:sdtPr>
        <w:sdtContent>
          <w:ins w:author="Marcela Brac" w:id="7" w:date="2025-12-13T14:51:56Z">
            <w:r w:rsidDel="00000000" w:rsidR="00000000" w:rsidRPr="00000000">
              <w:rPr>
                <w:sz w:val="28"/>
                <w:szCs w:val="28"/>
                <w:rtl w:val="0"/>
              </w:rPr>
              <w:t xml:space="preserve">zz</w:t>
            </w:r>
          </w:ins>
        </w:sdtContent>
      </w:sdt>
      <w:sdt>
        <w:sdtPr>
          <w:id w:val="1853231567"/>
          <w:tag w:val="goog_rdk_17"/>
        </w:sdtPr>
        <w:sdtContent>
          <w:del w:author="Marcela Brac" w:id="7" w:date="2025-12-13T14:51:56Z">
            <w:r w:rsidDel="00000000" w:rsidR="00000000" w:rsidRPr="00000000">
              <w:rPr>
                <w:sz w:val="28"/>
                <w:szCs w:val="28"/>
                <w:rtl w:val="0"/>
              </w:rPr>
              <w:delText xml:space="preserve">cc</w:delText>
            </w:r>
          </w:del>
        </w:sdtContent>
      </w:sdt>
      <w:r w:rsidDel="00000000" w:rsidR="00000000" w:rsidRPr="00000000">
        <w:rPr>
          <w:sz w:val="28"/>
          <w:szCs w:val="28"/>
          <w:rtl w:val="0"/>
        </w:rPr>
        <w:t xml:space="preserve">i, Alejandro Jasinski y Soledad Biasatti</w:t>
      </w:r>
      <w:sdt>
        <w:sdtPr>
          <w:id w:val="-239321121"/>
          <w:tag w:val="goog_rdk_18"/>
        </w:sdtPr>
        <w:sdtContent>
          <w:ins w:author="Marcela Brac" w:id="8" w:date="2025-12-13T14:52:43Z">
            <w:r w:rsidDel="00000000" w:rsidR="00000000" w:rsidRPr="00000000">
              <w:rPr>
                <w:sz w:val="28"/>
                <w:szCs w:val="28"/>
                <w:rtl w:val="0"/>
              </w:rPr>
              <w:t xml:space="preserve">, Andrea Alderete, David Quarin.</w:t>
            </w:r>
          </w:ins>
        </w:sdtContent>
      </w:sdt>
      <w:sdt>
        <w:sdtPr>
          <w:id w:val="89439896"/>
          <w:tag w:val="goog_rdk_19"/>
        </w:sdtPr>
        <w:sdtContent>
          <w:del w:author="Marcela Brac" w:id="8" w:date="2025-12-13T14:52:43Z">
            <w:r w:rsidDel="00000000" w:rsidR="00000000" w:rsidRPr="00000000">
              <w:rPr>
                <w:sz w:val="28"/>
                <w:szCs w:val="28"/>
                <w:rtl w:val="0"/>
              </w:rPr>
              <w:delText xml:space="preserve">.</w:delText>
            </w:r>
          </w:del>
        </w:sdtContent>
      </w:sdt>
      <w:r w:rsidDel="00000000" w:rsidR="00000000" w:rsidRPr="00000000">
        <w:rPr>
          <w:rtl w:val="0"/>
        </w:rPr>
      </w:r>
    </w:p>
    <w:p w:rsidR="00000000" w:rsidDel="00000000" w:rsidP="00000000" w:rsidRDefault="00000000" w:rsidRPr="00000000" w14:paraId="0000000D">
      <w:pPr>
        <w:jc w:val="both"/>
        <w:rPr>
          <w:sz w:val="28"/>
          <w:szCs w:val="28"/>
        </w:rPr>
      </w:pPr>
      <w:r w:rsidDel="00000000" w:rsidR="00000000" w:rsidRPr="00000000">
        <w:rPr>
          <w:rtl w:val="0"/>
        </w:rPr>
      </w:r>
    </w:p>
    <w:p w:rsidR="00000000" w:rsidDel="00000000" w:rsidP="00000000" w:rsidRDefault="00000000" w:rsidRPr="00000000" w14:paraId="0000000E">
      <w:pPr>
        <w:jc w:val="both"/>
        <w:rPr>
          <w:sz w:val="28"/>
          <w:szCs w:val="28"/>
        </w:rPr>
      </w:pPr>
      <w:r w:rsidDel="00000000" w:rsidR="00000000" w:rsidRPr="00000000">
        <w:rPr>
          <w:rtl w:val="0"/>
        </w:rPr>
      </w:r>
    </w:p>
    <w:p w:rsidR="00000000" w:rsidDel="00000000" w:rsidP="00000000" w:rsidRDefault="00000000" w:rsidRPr="00000000" w14:paraId="0000000F">
      <w:pPr>
        <w:jc w:val="both"/>
        <w:rPr>
          <w:b w:val="1"/>
          <w:bCs w:val="1"/>
          <w:sz w:val="28"/>
          <w:szCs w:val="28"/>
        </w:rPr>
      </w:pPr>
      <w:r w:rsidDel="00000000" w:rsidR="00000000" w:rsidRPr="00000000">
        <w:rPr>
          <w:b w:val="1"/>
          <w:bCs w:val="1"/>
          <w:sz w:val="28"/>
          <w:szCs w:val="28"/>
          <w:rtl w:val="0"/>
        </w:rPr>
        <w:t xml:space="preserve">Objetivos</w:t>
      </w:r>
    </w:p>
    <w:sdt>
      <w:sdtPr>
        <w:id w:val="-1834500765"/>
        <w:tag w:val="goog_rdk_22"/>
      </w:sdtPr>
      <w:sdtContent>
        <w:p w:rsidR="00000000" w:rsidDel="00000000" w:rsidP="00000000" w:rsidRDefault="00000000" w:rsidRPr="00000000" w14:paraId="00000010">
          <w:pPr>
            <w:jc w:val="both"/>
            <w:rPr>
              <w:ins w:author="Marcela Brac" w:id="9" w:date="2025-12-13T14:33:47Z"/>
              <w:color w:val="9900ff"/>
              <w:sz w:val="28"/>
              <w:szCs w:val="28"/>
              <w:rPrChange w:author="Marcela Brac" w:id="10" w:date="2025-12-13T14:33:47Z">
                <w:rPr>
                  <w:sz w:val="28"/>
                  <w:szCs w:val="28"/>
                </w:rPr>
              </w:rPrChange>
            </w:rPr>
          </w:pPr>
          <w:r w:rsidDel="00000000" w:rsidR="00000000" w:rsidRPr="00000000">
            <w:rPr>
              <w:sz w:val="28"/>
              <w:szCs w:val="28"/>
              <w:rtl w:val="0"/>
            </w:rPr>
            <w:t xml:space="preserve">- Indagar en la historia regional acerca de este evento que tiene lugar en los inicios del 1921 vinculado a la memoria de los pueblos forestales y sus trabajadores.</w:t>
          </w:r>
          <w:sdt>
            <w:sdtPr>
              <w:id w:val="-2115352620"/>
              <w:tag w:val="goog_rdk_20"/>
            </w:sdtPr>
            <w:sdtContent>
              <w:ins w:author="Marcela Brac" w:id="9" w:date="2025-12-13T14:33:47Z"/>
              <w:sdt>
                <w:sdtPr>
                  <w:id w:val="-341133124"/>
                  <w:tag w:val="goog_rdk_21"/>
                </w:sdtPr>
                <w:sdtContent>
                  <w:ins w:author="Marcela Brac" w:id="9" w:date="2025-12-13T14:33:47Z">
                    <w:r w:rsidDel="00000000" w:rsidR="00000000" w:rsidRPr="00000000">
                      <w:rPr>
                        <w:color w:val="9900ff"/>
                        <w:sz w:val="28"/>
                        <w:szCs w:val="28"/>
                        <w:rtl w:val="0"/>
                        <w:rPrChange w:author="Marcela Brac" w:id="10" w:date="2025-12-13T14:33:47Z">
                          <w:rPr>
                            <w:sz w:val="28"/>
                            <w:szCs w:val="28"/>
                          </w:rPr>
                        </w:rPrChange>
                      </w:rPr>
                      <w:t xml:space="preserve"> (Otra opción para este objetivo) </w:t>
                    </w:r>
                  </w:ins>
                </w:sdtContent>
              </w:sdt>
              <w:ins w:author="Marcela Brac" w:id="9" w:date="2025-12-13T14:33:47Z"/>
            </w:sdtContent>
          </w:sdt>
        </w:p>
      </w:sdtContent>
    </w:sdt>
    <w:sdt>
      <w:sdtPr>
        <w:id w:val="-1286374724"/>
        <w:tag w:val="goog_rdk_26"/>
      </w:sdtPr>
      <w:sdtContent>
        <w:p w:rsidR="00000000" w:rsidDel="00000000" w:rsidP="00000000" w:rsidRDefault="00000000" w:rsidRPr="00000000" w14:paraId="00000011">
          <w:pPr>
            <w:jc w:val="both"/>
            <w:rPr>
              <w:color w:val="9900ff"/>
              <w:sz w:val="28"/>
              <w:szCs w:val="28"/>
              <w:rPrChange w:author="Marcela Brac" w:id="10" w:date="2025-12-13T14:33:47Z">
                <w:rPr>
                  <w:sz w:val="28"/>
                  <w:szCs w:val="28"/>
                </w:rPr>
              </w:rPrChange>
            </w:rPr>
          </w:pPr>
          <w:sdt>
            <w:sdtPr>
              <w:id w:val="194463630"/>
              <w:tag w:val="goog_rdk_23"/>
            </w:sdtPr>
            <w:sdtContent>
              <w:ins w:author="Marcela Brac" w:id="9" w:date="2025-12-13T14:33:47Z"/>
              <w:sdt>
                <w:sdtPr>
                  <w:id w:val="-488262016"/>
                  <w:tag w:val="goog_rdk_24"/>
                </w:sdtPr>
                <w:sdtContent>
                  <w:ins w:author="Marcela Brac" w:id="9" w:date="2025-12-13T14:33:47Z">
                    <w:r w:rsidDel="00000000" w:rsidR="00000000" w:rsidRPr="00000000">
                      <w:rPr>
                        <w:color w:val="9900ff"/>
                        <w:sz w:val="28"/>
                        <w:szCs w:val="28"/>
                        <w:rtl w:val="0"/>
                        <w:rPrChange w:author="Marcela Brac" w:id="10" w:date="2025-12-13T14:33:47Z">
                          <w:rPr>
                            <w:sz w:val="28"/>
                            <w:szCs w:val="28"/>
                          </w:rPr>
                        </w:rPrChange>
                      </w:rPr>
                      <w:t xml:space="preserve">Indagar en el acontecimiento histórico ocurrido a comienzos de 1921 en el ámbito regional, con el propósito de analizar su contexto histórico, sus dinámicas y  sus implicancias en la configuración social de los pueblos forestales.  </w:t>
                    </w:r>
                  </w:ins>
                </w:sdtContent>
              </w:sdt>
              <w:ins w:author="Marcela Brac" w:id="9" w:date="2025-12-13T14:33:47Z"/>
            </w:sdtContent>
          </w:sdt>
          <w:sdt>
            <w:sdtPr>
              <w:id w:val="-1889651973"/>
              <w:tag w:val="goog_rdk_25"/>
            </w:sdtPr>
            <w:sdtContent>
              <w:r w:rsidDel="00000000" w:rsidR="00000000" w:rsidRPr="00000000">
                <w:rPr>
                  <w:rtl w:val="0"/>
                </w:rPr>
              </w:r>
            </w:sdtContent>
          </w:sdt>
        </w:p>
      </w:sdtContent>
    </w:sdt>
    <w:sdt>
      <w:sdtPr>
        <w:id w:val="1974827005"/>
        <w:tag w:val="goog_rdk_28"/>
      </w:sdtPr>
      <w:sdtContent>
        <w:p w:rsidR="00000000" w:rsidDel="00000000" w:rsidP="00000000" w:rsidRDefault="00000000" w:rsidRPr="00000000" w14:paraId="00000012">
          <w:pPr>
            <w:jc w:val="both"/>
            <w:rPr>
              <w:ins w:author="Marcela Brac" w:id="11" w:date="2025-12-13T14:38:07Z"/>
              <w:sz w:val="28"/>
              <w:szCs w:val="28"/>
            </w:rPr>
          </w:pPr>
          <w:r w:rsidDel="00000000" w:rsidR="00000000" w:rsidRPr="00000000">
            <w:rPr>
              <w:sz w:val="28"/>
              <w:szCs w:val="28"/>
              <w:rtl w:val="0"/>
            </w:rPr>
            <w:t xml:space="preserve">- Realizar el relevamiento y registro arqueológico en el campo El Amargo a fin de localizar el sector del sitio.</w:t>
          </w:r>
          <w:sdt>
            <w:sdtPr>
              <w:id w:val="1508268112"/>
              <w:tag w:val="goog_rdk_27"/>
            </w:sdtPr>
            <w:sdtContent>
              <w:ins w:author="Marcela Brac" w:id="11" w:date="2025-12-13T14:38:07Z">
                <w:r w:rsidDel="00000000" w:rsidR="00000000" w:rsidRPr="00000000">
                  <w:rPr>
                    <w:sz w:val="28"/>
                    <w:szCs w:val="28"/>
                    <w:rtl w:val="0"/>
                  </w:rPr>
                  <w:t xml:space="preserve"> (Otra opción)</w:t>
                </w:r>
              </w:ins>
            </w:sdtContent>
          </w:sdt>
        </w:p>
      </w:sdtContent>
    </w:sdt>
    <w:sdt>
      <w:sdtPr>
        <w:id w:val="1431991551"/>
        <w:tag w:val="goog_rdk_31"/>
      </w:sdtPr>
      <w:sdtContent>
        <w:p w:rsidR="00000000" w:rsidDel="00000000" w:rsidP="00000000" w:rsidRDefault="00000000" w:rsidRPr="00000000" w14:paraId="00000013">
          <w:pPr>
            <w:jc w:val="both"/>
            <w:rPr>
              <w:ins w:author="Marcela Brac" w:id="11" w:date="2025-12-13T14:38:07Z"/>
              <w:sz w:val="28"/>
              <w:szCs w:val="28"/>
            </w:rPr>
          </w:pPr>
          <w:sdt>
            <w:sdtPr>
              <w:id w:val="1480450374"/>
              <w:tag w:val="goog_rdk_29"/>
            </w:sdtPr>
            <w:sdtContent>
              <w:ins w:author="Marcela Brac" w:id="11" w:date="2025-12-13T14:38:07Z">
                <w:r w:rsidDel="00000000" w:rsidR="00000000" w:rsidRPr="00000000">
                  <w:rPr>
                    <w:sz w:val="28"/>
                    <w:szCs w:val="28"/>
                    <w:rtl w:val="0"/>
                  </w:rPr>
                  <w:t xml:space="preserve">Relevar y registrar arqueológicamente el campo “El Amargo” </w:t>
                </w:r>
              </w:ins>
              <w:sdt>
                <w:sdtPr>
                  <w:id w:val="1123730202"/>
                  <w:tag w:val="goog_rdk_30"/>
                </w:sdtPr>
                <w:sdtContent>
                  <w:ins w:author="Marcela Brac" w:id="11" w:date="2025-12-13T14:38:07Z">
                    <w:r w:rsidDel="00000000" w:rsidR="00000000" w:rsidRPr="00000000">
                      <w:rPr>
                        <w:sz w:val="28"/>
                        <w:szCs w:val="28"/>
                        <w:rtl w:val="0"/>
                        <w:rPrChange w:author="Marcela Brac" w:id="12" w:date="2025-12-13T14:38:07Z">
                          <w:rPr>
                            <w:sz w:val="28"/>
                            <w:szCs w:val="28"/>
                          </w:rPr>
                        </w:rPrChange>
                      </w:rPr>
                      <w:t xml:space="preserve">para localizar</w:t>
                    </w:r>
                  </w:ins>
                </w:sdtContent>
              </w:sdt>
              <w:ins w:author="Marcela Brac" w:id="11" w:date="2025-12-13T14:38:07Z">
                <w:r w:rsidDel="00000000" w:rsidR="00000000" w:rsidRPr="00000000">
                  <w:rPr>
                    <w:sz w:val="28"/>
                    <w:szCs w:val="28"/>
                    <w:rtl w:val="0"/>
                  </w:rPr>
                  <w:t xml:space="preserve"> y delimitar el sector del sitio del hallazgo. </w:t>
                </w:r>
              </w:ins>
            </w:sdtContent>
          </w:sdt>
        </w:p>
      </w:sdtContent>
    </w:sdt>
    <w:sdt>
      <w:sdtPr>
        <w:id w:val="2016516571"/>
        <w:tag w:val="goog_rdk_33"/>
      </w:sdtPr>
      <w:sdtContent>
        <w:p w:rsidR="00000000" w:rsidDel="00000000" w:rsidP="00000000" w:rsidRDefault="00000000" w:rsidRPr="00000000" w14:paraId="00000014">
          <w:pPr>
            <w:jc w:val="both"/>
            <w:rPr>
              <w:ins w:author="Marcela Brac" w:id="11" w:date="2025-12-13T14:38:07Z"/>
              <w:sz w:val="28"/>
              <w:szCs w:val="28"/>
            </w:rPr>
          </w:pPr>
          <w:sdt>
            <w:sdtPr>
              <w:id w:val="-1660147647"/>
              <w:tag w:val="goog_rdk_32"/>
            </w:sdtPr>
            <w:sdtContent>
              <w:ins w:author="Marcela Brac" w:id="11" w:date="2025-12-13T14:38:07Z">
                <w:r w:rsidDel="00000000" w:rsidR="00000000" w:rsidRPr="00000000">
                  <w:rPr>
                    <w:sz w:val="28"/>
                    <w:szCs w:val="28"/>
                    <w:rtl w:val="0"/>
                  </w:rPr>
                  <w:t xml:space="preserve">(En relación al comentario de Ale agrego otro objetivo)</w:t>
                </w:r>
              </w:ins>
            </w:sdtContent>
          </w:sdt>
        </w:p>
      </w:sdtContent>
    </w:sdt>
    <w:p w:rsidR="00000000" w:rsidDel="00000000" w:rsidP="00000000" w:rsidRDefault="00000000" w:rsidRPr="00000000" w14:paraId="00000015">
      <w:pPr>
        <w:jc w:val="both"/>
        <w:rPr>
          <w:sz w:val="28"/>
          <w:szCs w:val="28"/>
        </w:rPr>
      </w:pPr>
      <w:sdt>
        <w:sdtPr>
          <w:id w:val="1313552253"/>
          <w:tag w:val="goog_rdk_34"/>
        </w:sdtPr>
        <w:sdtContent>
          <w:ins w:author="Marcela Brac" w:id="11" w:date="2025-12-13T14:38:07Z">
            <w:r w:rsidDel="00000000" w:rsidR="00000000" w:rsidRPr="00000000">
              <w:rPr>
                <w:sz w:val="28"/>
                <w:szCs w:val="28"/>
                <w:rtl w:val="0"/>
              </w:rPr>
              <w:t xml:space="preserve">Analizar los objetos recuperados en el hallazgo para su interpretación mediante su identificación, clasificación y estudio contextual, con el fin de interpretar su función, cronología y significado en </w:t>
            </w:r>
          </w:ins>
          <w:sdt>
            <w:sdtPr>
              <w:id w:val="842962759"/>
              <w:tag w:val="goog_rdk_35"/>
            </w:sdtPr>
            <w:sdtContent>
              <w:ins w:author="Marcela Brac" w:id="11" w:date="2025-12-13T14:38:07Z">
                <w:r w:rsidDel="00000000" w:rsidR="00000000" w:rsidRPr="00000000">
                  <w:rPr>
                    <w:sz w:val="28"/>
                    <w:szCs w:val="28"/>
                    <w:rtl w:val="0"/>
                    <w:rPrChange w:author="Marcela Brac" w:id="12" w:date="2025-12-13T14:38:07Z">
                      <w:rPr>
                        <w:sz w:val="28"/>
                        <w:szCs w:val="28"/>
                      </w:rPr>
                    </w:rPrChange>
                  </w:rPr>
                  <w:t xml:space="preserve">relación</w:t>
                </w:r>
              </w:ins>
            </w:sdtContent>
          </w:sdt>
          <w:ins w:author="Marcela Brac" w:id="11" w:date="2025-12-13T14:38:07Z">
            <w:r w:rsidDel="00000000" w:rsidR="00000000" w:rsidRPr="00000000">
              <w:rPr>
                <w:sz w:val="28"/>
                <w:szCs w:val="28"/>
                <w:rtl w:val="0"/>
              </w:rPr>
              <w:t xml:space="preserve"> con el sitio. </w:t>
            </w:r>
          </w:ins>
        </w:sdtContent>
      </w:sdt>
      <w:r w:rsidDel="00000000" w:rsidR="00000000" w:rsidRPr="00000000">
        <w:rPr>
          <w:rtl w:val="0"/>
        </w:rPr>
      </w:r>
    </w:p>
    <w:sdt>
      <w:sdtPr>
        <w:id w:val="359462490"/>
        <w:tag w:val="goog_rdk_37"/>
      </w:sdtPr>
      <w:sdtContent>
        <w:p w:rsidR="00000000" w:rsidDel="00000000" w:rsidP="00000000" w:rsidRDefault="00000000" w:rsidRPr="00000000" w14:paraId="00000016">
          <w:pPr>
            <w:jc w:val="both"/>
            <w:rPr>
              <w:ins w:author="Marcela Brac" w:id="13" w:date="2025-12-13T14:42:02Z"/>
              <w:sz w:val="28"/>
              <w:szCs w:val="28"/>
            </w:rPr>
          </w:pPr>
          <w:r w:rsidDel="00000000" w:rsidR="00000000" w:rsidRPr="00000000">
            <w:rPr>
              <w:sz w:val="28"/>
              <w:szCs w:val="28"/>
              <w:rtl w:val="0"/>
            </w:rPr>
            <w:t xml:space="preserve">- Evaluar estrategias para la puesta en valor del patrimonio cultural de los pueblos forestales, vinculado a este proceso de intervención.</w:t>
          </w:r>
          <w:sdt>
            <w:sdtPr>
              <w:id w:val="-1614409272"/>
              <w:tag w:val="goog_rdk_36"/>
            </w:sdtPr>
            <w:sdtContent>
              <w:ins w:author="Marcela Brac" w:id="13" w:date="2025-12-13T14:42:02Z">
                <w:r w:rsidDel="00000000" w:rsidR="00000000" w:rsidRPr="00000000">
                  <w:rPr>
                    <w:sz w:val="28"/>
                    <w:szCs w:val="28"/>
                    <w:rtl w:val="0"/>
                  </w:rPr>
                  <w:t xml:space="preserve"> (Otra opción)</w:t>
                </w:r>
              </w:ins>
            </w:sdtContent>
          </w:sdt>
        </w:p>
      </w:sdtContent>
    </w:sdt>
    <w:sdt>
      <w:sdtPr>
        <w:id w:val="-123011133"/>
        <w:tag w:val="goog_rdk_39"/>
      </w:sdtPr>
      <w:sdtContent>
        <w:p w:rsidR="00000000" w:rsidDel="00000000" w:rsidP="00000000" w:rsidRDefault="00000000" w:rsidRPr="00000000" w14:paraId="00000017">
          <w:pPr>
            <w:jc w:val="both"/>
            <w:rPr>
              <w:ins w:author="Marcela Brac" w:id="13" w:date="2025-12-13T14:42:02Z"/>
              <w:sz w:val="28"/>
              <w:szCs w:val="28"/>
            </w:rPr>
          </w:pPr>
          <w:sdt>
            <w:sdtPr>
              <w:id w:val="810572479"/>
              <w:tag w:val="goog_rdk_38"/>
            </w:sdtPr>
            <w:sdtContent>
              <w:ins w:author="Marcela Brac" w:id="13" w:date="2025-12-13T14:42:02Z">
                <w:r w:rsidDel="00000000" w:rsidR="00000000" w:rsidRPr="00000000">
                  <w:rPr>
                    <w:sz w:val="28"/>
                    <w:szCs w:val="28"/>
                    <w:rtl w:val="0"/>
                  </w:rPr>
                  <w:t xml:space="preserve">Evaluar estrategias de puesta en valor del patrimonio cultural de los pueblos forestales en el marco del proceso de intervención. </w:t>
                </w:r>
              </w:ins>
            </w:sdtContent>
          </w:sdt>
        </w:p>
      </w:sdtContent>
    </w:sdt>
    <w:sdt>
      <w:sdtPr>
        <w:id w:val="-1663245845"/>
        <w:tag w:val="goog_rdk_41"/>
      </w:sdtPr>
      <w:sdtContent>
        <w:p w:rsidR="00000000" w:rsidDel="00000000" w:rsidP="00000000" w:rsidRDefault="00000000" w:rsidRPr="00000000" w14:paraId="00000018">
          <w:pPr>
            <w:jc w:val="both"/>
            <w:rPr>
              <w:ins w:author="Marcela Brac" w:id="13" w:date="2025-12-13T14:42:02Z"/>
              <w:sz w:val="28"/>
              <w:szCs w:val="28"/>
            </w:rPr>
          </w:pPr>
          <w:sdt>
            <w:sdtPr>
              <w:id w:val="715211924"/>
              <w:tag w:val="goog_rdk_40"/>
            </w:sdtPr>
            <w:sdtContent>
              <w:ins w:author="Marcela Brac" w:id="13" w:date="2025-12-13T14:42:02Z">
                <w:r w:rsidDel="00000000" w:rsidR="00000000" w:rsidRPr="00000000">
                  <w:rPr>
                    <w:sz w:val="28"/>
                    <w:szCs w:val="28"/>
                    <w:rtl w:val="0"/>
                  </w:rPr>
                  <w:t xml:space="preserve">Incorporo otro objetivo que considero relevante.</w:t>
                </w:r>
              </w:ins>
            </w:sdtContent>
          </w:sdt>
        </w:p>
      </w:sdtContent>
    </w:sdt>
    <w:p w:rsidR="00000000" w:rsidDel="00000000" w:rsidP="00000000" w:rsidRDefault="00000000" w:rsidRPr="00000000" w14:paraId="00000019">
      <w:pPr>
        <w:jc w:val="both"/>
        <w:rPr>
          <w:sz w:val="28"/>
          <w:szCs w:val="28"/>
        </w:rPr>
      </w:pPr>
      <w:sdt>
        <w:sdtPr>
          <w:id w:val="-948614608"/>
          <w:tag w:val="goog_rdk_42"/>
        </w:sdtPr>
        <w:sdtContent>
          <w:ins w:author="Marcela Brac" w:id="13" w:date="2025-12-13T14:42:02Z">
            <w:r w:rsidDel="00000000" w:rsidR="00000000" w:rsidRPr="00000000">
              <w:rPr>
                <w:sz w:val="28"/>
                <w:szCs w:val="28"/>
                <w:rtl w:val="0"/>
              </w:rPr>
              <w:t xml:space="preserve">Promover la preservación, interpretación y apropiación comunitaria de los  bienes arqueológicos en un marco de gestión patrimonial sostenible. </w:t>
            </w:r>
          </w:ins>
        </w:sdtContent>
      </w:sdt>
      <w:r w:rsidDel="00000000" w:rsidR="00000000" w:rsidRPr="00000000">
        <w:rPr>
          <w:rtl w:val="0"/>
        </w:rPr>
      </w:r>
    </w:p>
    <w:p w:rsidR="00000000" w:rsidDel="00000000" w:rsidP="00000000" w:rsidRDefault="00000000" w:rsidRPr="00000000" w14:paraId="0000001A">
      <w:pPr>
        <w:jc w:val="both"/>
        <w:rPr>
          <w:b w:val="1"/>
          <w:bCs w:val="1"/>
          <w:sz w:val="28"/>
          <w:szCs w:val="28"/>
        </w:rPr>
      </w:pPr>
      <w:r w:rsidDel="00000000" w:rsidR="00000000" w:rsidRPr="00000000">
        <w:rPr>
          <w:rtl w:val="0"/>
        </w:rPr>
      </w:r>
    </w:p>
    <w:p w:rsidR="00000000" w:rsidDel="00000000" w:rsidP="00000000" w:rsidRDefault="00000000" w:rsidRPr="00000000" w14:paraId="0000001B">
      <w:pPr>
        <w:jc w:val="both"/>
        <w:rPr>
          <w:b w:val="1"/>
          <w:bCs w:val="1"/>
          <w:sz w:val="28"/>
          <w:szCs w:val="28"/>
        </w:rPr>
      </w:pPr>
      <w:r w:rsidDel="00000000" w:rsidR="00000000" w:rsidRPr="00000000">
        <w:rPr>
          <w:b w:val="1"/>
          <w:bCs w:val="1"/>
          <w:sz w:val="28"/>
          <w:szCs w:val="28"/>
          <w:rtl w:val="0"/>
        </w:rPr>
        <w:t xml:space="preserve">Cronograma:</w:t>
      </w:r>
    </w:p>
    <w:p w:rsidR="00000000" w:rsidDel="00000000" w:rsidP="00000000" w:rsidRDefault="00000000" w:rsidRPr="00000000" w14:paraId="0000001C">
      <w:pPr>
        <w:jc w:val="both"/>
        <w:rPr>
          <w:b w:val="1"/>
          <w:bCs w:val="1"/>
          <w:sz w:val="28"/>
          <w:szCs w:val="28"/>
          <w:u w:val="single"/>
        </w:rPr>
      </w:pPr>
      <w:sdt>
        <w:sdtPr>
          <w:id w:val="2099302590"/>
          <w:tag w:val="goog_rdk_43"/>
        </w:sdtPr>
        <w:sdtContent>
          <w:commentRangeStart w:id="3"/>
        </w:sdtContent>
      </w:sdt>
      <w:r w:rsidDel="00000000" w:rsidR="00000000" w:rsidRPr="00000000">
        <w:rPr>
          <w:b w:val="1"/>
          <w:bCs w:val="1"/>
          <w:sz w:val="28"/>
          <w:szCs w:val="28"/>
          <w:u w:val="single"/>
          <w:rtl w:val="0"/>
        </w:rPr>
        <w:t xml:space="preserve">Primera etapa:</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D">
      <w:pPr>
        <w:jc w:val="both"/>
        <w:rPr>
          <w:sz w:val="28"/>
          <w:szCs w:val="28"/>
        </w:rPr>
      </w:pPr>
      <w:r w:rsidDel="00000000" w:rsidR="00000000" w:rsidRPr="00000000">
        <w:rPr>
          <w:sz w:val="28"/>
          <w:szCs w:val="28"/>
          <w:rtl w:val="0"/>
        </w:rPr>
        <w:t xml:space="preserve">-Realizar las gestiones necesarias para concretar la intervención en el sitio.</w:t>
      </w:r>
    </w:p>
    <w:sdt>
      <w:sdtPr>
        <w:id w:val="1262335116"/>
        <w:tag w:val="goog_rdk_46"/>
      </w:sdtPr>
      <w:sdtContent>
        <w:p w:rsidR="00000000" w:rsidDel="00000000" w:rsidP="00000000" w:rsidRDefault="00000000" w:rsidRPr="00000000" w14:paraId="0000001E">
          <w:pPr>
            <w:jc w:val="both"/>
            <w:rPr>
              <w:ins w:author="Marcela Brac" w:id="15" w:date="2025-12-13T14:45:14Z"/>
              <w:sz w:val="28"/>
              <w:szCs w:val="28"/>
            </w:rPr>
          </w:pPr>
          <w:r w:rsidDel="00000000" w:rsidR="00000000" w:rsidRPr="00000000">
            <w:rPr>
              <w:sz w:val="28"/>
              <w:szCs w:val="28"/>
              <w:rtl w:val="0"/>
            </w:rPr>
            <w:t xml:space="preserve">-Relevamiento bibliográfico y de archivos vinculados al evento de 1921 </w:t>
          </w:r>
          <w:sdt>
            <w:sdtPr>
              <w:id w:val="-225412783"/>
              <w:tag w:val="goog_rdk_44"/>
            </w:sdtPr>
            <w:sdtContent>
              <w:r w:rsidDel="00000000" w:rsidR="00000000" w:rsidRPr="00000000">
                <w:rPr>
                  <w:sz w:val="28"/>
                  <w:szCs w:val="28"/>
                  <w:highlight w:val="cyan"/>
                  <w:rtl w:val="0"/>
                  <w:rPrChange w:author="Marcela Brac" w:id="14" w:date="2025-12-13T14:46:40Z">
                    <w:rPr>
                      <w:sz w:val="28"/>
                      <w:szCs w:val="28"/>
                    </w:rPr>
                  </w:rPrChange>
                </w:rPr>
                <w:t xml:space="preserve">señalado por la memoria oral</w:t>
              </w:r>
            </w:sdtContent>
          </w:sdt>
          <w:r w:rsidDel="00000000" w:rsidR="00000000" w:rsidRPr="00000000">
            <w:rPr>
              <w:sz w:val="28"/>
              <w:szCs w:val="28"/>
              <w:rtl w:val="0"/>
            </w:rPr>
            <w:t xml:space="preserve"> y configurado como hipótesis de trabajo. </w:t>
          </w:r>
          <w:sdt>
            <w:sdtPr>
              <w:id w:val="717146391"/>
              <w:tag w:val="goog_rdk_45"/>
            </w:sdtPr>
            <w:sdtContent>
              <w:ins w:author="Marcela Brac" w:id="15" w:date="2025-12-13T14:45:14Z">
                <w:r w:rsidDel="00000000" w:rsidR="00000000" w:rsidRPr="00000000">
                  <w:rPr>
                    <w:sz w:val="28"/>
                    <w:szCs w:val="28"/>
                    <w:rtl w:val="0"/>
                  </w:rPr>
                  <w:t xml:space="preserve">(Otra opción)</w:t>
                </w:r>
              </w:ins>
            </w:sdtContent>
          </w:sdt>
        </w:p>
      </w:sdtContent>
    </w:sdt>
    <w:p w:rsidR="00000000" w:rsidDel="00000000" w:rsidP="00000000" w:rsidRDefault="00000000" w:rsidRPr="00000000" w14:paraId="0000001F">
      <w:pPr>
        <w:jc w:val="both"/>
        <w:rPr>
          <w:sz w:val="28"/>
          <w:szCs w:val="28"/>
        </w:rPr>
      </w:pPr>
      <w:sdt>
        <w:sdtPr>
          <w:id w:val="-392494926"/>
          <w:tag w:val="goog_rdk_47"/>
        </w:sdtPr>
        <w:sdtContent>
          <w:ins w:author="Marcela Brac" w:id="15" w:date="2025-12-13T14:45:14Z">
            <w:r w:rsidDel="00000000" w:rsidR="00000000" w:rsidRPr="00000000">
              <w:rPr>
                <w:sz w:val="28"/>
                <w:szCs w:val="28"/>
                <w:rtl w:val="0"/>
              </w:rPr>
              <w:t xml:space="preserve">Realizar un relevamiento </w:t>
            </w:r>
          </w:ins>
          <w:sdt>
            <w:sdtPr>
              <w:id w:val="1478358747"/>
              <w:tag w:val="goog_rdk_48"/>
            </w:sdtPr>
            <w:sdtContent>
              <w:ins w:author="Marcela Brac" w:id="15" w:date="2025-12-13T14:45:14Z">
                <w:r w:rsidDel="00000000" w:rsidR="00000000" w:rsidRPr="00000000">
                  <w:rPr>
                    <w:sz w:val="28"/>
                    <w:szCs w:val="28"/>
                    <w:rtl w:val="0"/>
                    <w:rPrChange w:author="Marcela Brac" w:id="16" w:date="2025-12-13T14:45:14Z">
                      <w:rPr>
                        <w:sz w:val="28"/>
                        <w:szCs w:val="28"/>
                      </w:rPr>
                    </w:rPrChange>
                  </w:rPr>
                  <w:t xml:space="preserve">bibliográfico</w:t>
                </w:r>
              </w:ins>
            </w:sdtContent>
          </w:sdt>
          <w:ins w:author="Marcela Brac" w:id="15" w:date="2025-12-13T14:45:14Z">
            <w:r w:rsidDel="00000000" w:rsidR="00000000" w:rsidRPr="00000000">
              <w:rPr>
                <w:sz w:val="28"/>
                <w:szCs w:val="28"/>
                <w:rtl w:val="0"/>
              </w:rPr>
              <w:t xml:space="preserve"> y de fuentes de archivo vinculadas al evento de 1921, identificado a partir de un </w:t>
            </w:r>
            <w:sdt>
              <w:sdtPr>
                <w:id w:val="-941744870"/>
                <w:tag w:val="goog_rdk_49"/>
              </w:sdtPr>
              <w:sdtContent>
                <w:r w:rsidDel="00000000" w:rsidR="00000000" w:rsidRPr="00000000">
                  <w:rPr>
                    <w:sz w:val="28"/>
                    <w:szCs w:val="28"/>
                    <w:rtl w:val="0"/>
                    <w:rPrChange w:author="Marcela Brac" w:id="16" w:date="2025-12-13T14:45:14Z">
                      <w:rPr>
                        <w:sz w:val="28"/>
                        <w:szCs w:val="28"/>
                      </w:rPr>
                    </w:rPrChange>
                  </w:rPr>
                  <w:t xml:space="preserve">conjunto</w:t>
                </w:r>
              </w:sdtContent>
            </w:sdt>
            <w:r w:rsidDel="00000000" w:rsidR="00000000" w:rsidRPr="00000000">
              <w:rPr>
                <w:sz w:val="28"/>
                <w:szCs w:val="28"/>
                <w:rtl w:val="0"/>
              </w:rPr>
              <w:t xml:space="preserve"> de relatos orales heterogéneos </w:t>
            </w:r>
            <w:sdt>
              <w:sdtPr>
                <w:id w:val="-856729640"/>
                <w:tag w:val="goog_rdk_50"/>
              </w:sdtPr>
              <w:sdtContent>
                <w:r w:rsidDel="00000000" w:rsidR="00000000" w:rsidRPr="00000000">
                  <w:rPr>
                    <w:sz w:val="28"/>
                    <w:szCs w:val="28"/>
                    <w:rtl w:val="0"/>
                    <w:rPrChange w:author="Marcela Brac" w:id="16" w:date="2025-12-13T14:45:14Z">
                      <w:rPr>
                        <w:sz w:val="28"/>
                        <w:szCs w:val="28"/>
                      </w:rPr>
                    </w:rPrChange>
                  </w:rPr>
                  <w:t xml:space="preserve">formulados</w:t>
                </w:r>
              </w:sdtContent>
            </w:sdt>
            <w:r w:rsidDel="00000000" w:rsidR="00000000" w:rsidRPr="00000000">
              <w:rPr>
                <w:sz w:val="28"/>
                <w:szCs w:val="28"/>
                <w:rtl w:val="0"/>
              </w:rPr>
              <w:t xml:space="preserve"> como hipótesis de trabajo.</w:t>
            </w:r>
          </w:ins>
        </w:sdtContent>
      </w:sdt>
      <w:r w:rsidDel="00000000" w:rsidR="00000000" w:rsidRPr="00000000">
        <w:rPr>
          <w:rtl w:val="0"/>
        </w:rPr>
      </w:r>
    </w:p>
    <w:sdt>
      <w:sdtPr>
        <w:id w:val="-1436351175"/>
        <w:tag w:val="goog_rdk_52"/>
      </w:sdtPr>
      <w:sdtContent>
        <w:p w:rsidR="00000000" w:rsidDel="00000000" w:rsidP="00000000" w:rsidRDefault="00000000" w:rsidRPr="00000000" w14:paraId="00000020">
          <w:pPr>
            <w:jc w:val="both"/>
            <w:rPr>
              <w:ins w:author="Marcela Brac" w:id="17" w:date="2025-12-13T14:47:08Z"/>
              <w:sz w:val="28"/>
              <w:szCs w:val="28"/>
            </w:rPr>
          </w:pPr>
          <w:r w:rsidDel="00000000" w:rsidR="00000000" w:rsidRPr="00000000">
            <w:rPr>
              <w:sz w:val="28"/>
              <w:szCs w:val="28"/>
              <w:rtl w:val="0"/>
            </w:rPr>
            <w:t xml:space="preserve">-Realización y/o relevamiento de entrevistas recuperando la memoria sobre este paisaje cultural.</w:t>
          </w:r>
          <w:sdt>
            <w:sdtPr>
              <w:id w:val="-751218886"/>
              <w:tag w:val="goog_rdk_51"/>
            </w:sdtPr>
            <w:sdtContent>
              <w:ins w:author="Marcela Brac" w:id="17" w:date="2025-12-13T14:47:08Z">
                <w:r w:rsidDel="00000000" w:rsidR="00000000" w:rsidRPr="00000000">
                  <w:rPr>
                    <w:sz w:val="28"/>
                    <w:szCs w:val="28"/>
                    <w:rtl w:val="0"/>
                  </w:rPr>
                  <w:t xml:space="preserve"> (Otra opción)</w:t>
                </w:r>
              </w:ins>
            </w:sdtContent>
          </w:sdt>
        </w:p>
      </w:sdtContent>
    </w:sdt>
    <w:sdt>
      <w:sdtPr>
        <w:id w:val="1549089661"/>
        <w:tag w:val="goog_rdk_54"/>
      </w:sdtPr>
      <w:sdtContent>
        <w:p w:rsidR="00000000" w:rsidDel="00000000" w:rsidP="00000000" w:rsidRDefault="00000000" w:rsidRPr="00000000" w14:paraId="00000021">
          <w:pPr>
            <w:jc w:val="both"/>
            <w:rPr>
              <w:ins w:author="Marcela Brac" w:id="17" w:date="2025-12-13T14:47:08Z"/>
              <w:sz w:val="28"/>
              <w:szCs w:val="28"/>
            </w:rPr>
          </w:pPr>
          <w:sdt>
            <w:sdtPr>
              <w:id w:val="46784111"/>
              <w:tag w:val="goog_rdk_53"/>
            </w:sdtPr>
            <w:sdtContent>
              <w:ins w:author="Marcela Brac" w:id="17" w:date="2025-12-13T14:47:08Z">
                <w:r w:rsidDel="00000000" w:rsidR="00000000" w:rsidRPr="00000000">
                  <w:rPr>
                    <w:sz w:val="28"/>
                    <w:szCs w:val="28"/>
                    <w:rtl w:val="0"/>
                  </w:rPr>
                  <w:t xml:space="preserve">Realizar entrevistas a actores sociales locales para recuperar relatos y experiencias vinculados a los procesos históricos de los pueblos forestales.</w:t>
                </w:r>
              </w:ins>
            </w:sdtContent>
          </w:sdt>
        </w:p>
      </w:sdtContent>
    </w:sdt>
    <w:sdt>
      <w:sdtPr>
        <w:id w:val="278240364"/>
        <w:tag w:val="goog_rdk_56"/>
      </w:sdtPr>
      <w:sdtContent>
        <w:p w:rsidR="00000000" w:rsidDel="00000000" w:rsidP="00000000" w:rsidRDefault="00000000" w:rsidRPr="00000000" w14:paraId="00000022">
          <w:pPr>
            <w:jc w:val="both"/>
            <w:rPr>
              <w:ins w:author="Marcela Brac" w:id="17" w:date="2025-12-13T14:47:08Z"/>
              <w:sz w:val="28"/>
              <w:szCs w:val="28"/>
            </w:rPr>
          </w:pPr>
          <w:sdt>
            <w:sdtPr>
              <w:id w:val="-841440141"/>
              <w:tag w:val="goog_rdk_55"/>
            </w:sdtPr>
            <w:sdtContent>
              <w:ins w:author="Marcela Brac" w:id="17" w:date="2025-12-13T14:47:08Z">
                <w:r w:rsidDel="00000000" w:rsidR="00000000" w:rsidRPr="00000000">
                  <w:rPr>
                    <w:sz w:val="28"/>
                    <w:szCs w:val="28"/>
                    <w:rtl w:val="0"/>
                  </w:rPr>
                  <w:t xml:space="preserve">(Agrego otro objetivo que en este contexto me parece fundamental tener en cuenta, y apunta  al cuidado y sensibilidad social en torno al patrimonio)</w:t>
                </w:r>
              </w:ins>
            </w:sdtContent>
          </w:sdt>
        </w:p>
      </w:sdtContent>
    </w:sdt>
    <w:p w:rsidR="00000000" w:rsidDel="00000000" w:rsidP="00000000" w:rsidRDefault="00000000" w:rsidRPr="00000000" w14:paraId="00000023">
      <w:pPr>
        <w:jc w:val="both"/>
        <w:rPr>
          <w:sz w:val="28"/>
          <w:szCs w:val="28"/>
        </w:rPr>
      </w:pPr>
      <w:sdt>
        <w:sdtPr>
          <w:id w:val="812167627"/>
          <w:tag w:val="goog_rdk_57"/>
        </w:sdtPr>
        <w:sdtContent>
          <w:ins w:author="Marcela Brac" w:id="17" w:date="2025-12-13T14:47:08Z">
            <w:r w:rsidDel="00000000" w:rsidR="00000000" w:rsidRPr="00000000">
              <w:rPr>
                <w:sz w:val="28"/>
                <w:szCs w:val="28"/>
                <w:rtl w:val="0"/>
              </w:rPr>
              <w:t xml:space="preserve">-Diseñar y desarrollar talleres participativos dirigidos a la comunidad local, actores institucionales y educativos, orientados a la </w:t>
            </w:r>
          </w:ins>
          <w:sdt>
            <w:sdtPr>
              <w:id w:val="295523001"/>
              <w:tag w:val="goog_rdk_58"/>
            </w:sdtPr>
            <w:sdtContent>
              <w:ins w:author="Marcela Brac" w:id="17" w:date="2025-12-13T14:47:08Z">
                <w:r w:rsidDel="00000000" w:rsidR="00000000" w:rsidRPr="00000000">
                  <w:rPr>
                    <w:sz w:val="28"/>
                    <w:szCs w:val="28"/>
                    <w:rtl w:val="0"/>
                    <w:rPrChange w:author="Marcela Brac" w:id="18" w:date="2025-12-13T14:47:08Z">
                      <w:rPr>
                        <w:sz w:val="28"/>
                        <w:szCs w:val="28"/>
                      </w:rPr>
                    </w:rPrChange>
                  </w:rPr>
                  <w:t xml:space="preserve">sensibilización</w:t>
                </w:r>
              </w:ins>
            </w:sdtContent>
          </w:sdt>
          <w:ins w:author="Marcela Brac" w:id="17" w:date="2025-12-13T14:47:08Z">
            <w:r w:rsidDel="00000000" w:rsidR="00000000" w:rsidRPr="00000000">
              <w:rPr>
                <w:sz w:val="28"/>
                <w:szCs w:val="28"/>
                <w:rtl w:val="0"/>
              </w:rPr>
              <w:t xml:space="preserve"> y capacitación en torno a la preservación, interpretación y </w:t>
            </w:r>
            <w:sdt>
              <w:sdtPr>
                <w:id w:val="-1972933653"/>
                <w:tag w:val="goog_rdk_59"/>
              </w:sdtPr>
              <w:sdtContent>
                <w:r w:rsidDel="00000000" w:rsidR="00000000" w:rsidRPr="00000000">
                  <w:rPr>
                    <w:sz w:val="28"/>
                    <w:szCs w:val="28"/>
                    <w:rtl w:val="0"/>
                    <w:rPrChange w:author="Marcela Brac" w:id="18" w:date="2025-12-13T14:47:08Z">
                      <w:rPr>
                        <w:sz w:val="28"/>
                        <w:szCs w:val="28"/>
                      </w:rPr>
                    </w:rPrChange>
                  </w:rPr>
                  <w:t xml:space="preserve">valoración</w:t>
                </w:r>
              </w:sdtContent>
            </w:sdt>
            <w:r w:rsidDel="00000000" w:rsidR="00000000" w:rsidRPr="00000000">
              <w:rPr>
                <w:sz w:val="28"/>
                <w:szCs w:val="28"/>
                <w:rtl w:val="0"/>
              </w:rPr>
              <w:t xml:space="preserve"> social de los bienes arqueológicos. </w:t>
            </w:r>
          </w:ins>
        </w:sdtContent>
      </w:sdt>
      <w:r w:rsidDel="00000000" w:rsidR="00000000" w:rsidRPr="00000000">
        <w:rPr>
          <w:rtl w:val="0"/>
        </w:rPr>
      </w:r>
    </w:p>
    <w:p w:rsidR="00000000" w:rsidDel="00000000" w:rsidP="00000000" w:rsidRDefault="00000000" w:rsidRPr="00000000" w14:paraId="00000024">
      <w:pPr>
        <w:jc w:val="both"/>
        <w:rPr>
          <w:sz w:val="28"/>
          <w:szCs w:val="28"/>
        </w:rPr>
      </w:pPr>
      <w:r w:rsidDel="00000000" w:rsidR="00000000" w:rsidRPr="00000000">
        <w:rPr>
          <w:rtl w:val="0"/>
        </w:rPr>
      </w:r>
    </w:p>
    <w:p w:rsidR="00000000" w:rsidDel="00000000" w:rsidP="00000000" w:rsidRDefault="00000000" w:rsidRPr="00000000" w14:paraId="00000025">
      <w:pPr>
        <w:jc w:val="both"/>
        <w:rPr>
          <w:b w:val="1"/>
          <w:bCs w:val="1"/>
          <w:sz w:val="28"/>
          <w:szCs w:val="28"/>
          <w:u w:val="single"/>
        </w:rPr>
      </w:pPr>
      <w:r w:rsidDel="00000000" w:rsidR="00000000" w:rsidRPr="00000000">
        <w:rPr>
          <w:rtl w:val="0"/>
        </w:rPr>
      </w:r>
    </w:p>
    <w:p w:rsidR="00000000" w:rsidDel="00000000" w:rsidP="00000000" w:rsidRDefault="00000000" w:rsidRPr="00000000" w14:paraId="00000026">
      <w:pPr>
        <w:jc w:val="both"/>
        <w:rPr>
          <w:b w:val="1"/>
          <w:bCs w:val="1"/>
          <w:sz w:val="28"/>
          <w:szCs w:val="28"/>
          <w:u w:val="single"/>
        </w:rPr>
      </w:pPr>
      <w:r w:rsidDel="00000000" w:rsidR="00000000" w:rsidRPr="00000000">
        <w:rPr>
          <w:b w:val="1"/>
          <w:bCs w:val="1"/>
          <w:sz w:val="28"/>
          <w:szCs w:val="28"/>
          <w:u w:val="single"/>
          <w:rtl w:val="0"/>
        </w:rPr>
        <w:t xml:space="preserve">Segunda etapa:</w:t>
      </w:r>
    </w:p>
    <w:p w:rsidR="00000000" w:rsidDel="00000000" w:rsidP="00000000" w:rsidRDefault="00000000" w:rsidRPr="00000000" w14:paraId="00000027">
      <w:pPr>
        <w:jc w:val="both"/>
        <w:rPr>
          <w:sz w:val="28"/>
          <w:szCs w:val="28"/>
        </w:rPr>
      </w:pPr>
      <w:r w:rsidDel="00000000" w:rsidR="00000000" w:rsidRPr="00000000">
        <w:rPr>
          <w:sz w:val="28"/>
          <w:szCs w:val="28"/>
          <w:rtl w:val="0"/>
        </w:rPr>
        <w:t xml:space="preserve">- en caso que lo requiera, plantear instancia de excavación</w:t>
      </w:r>
    </w:p>
    <w:p w:rsidR="00000000" w:rsidDel="00000000" w:rsidP="00000000" w:rsidRDefault="00000000" w:rsidRPr="00000000" w14:paraId="00000028">
      <w:pPr>
        <w:jc w:val="both"/>
        <w:rPr>
          <w:sz w:val="28"/>
          <w:szCs w:val="28"/>
        </w:rPr>
      </w:pPr>
      <w:r w:rsidDel="00000000" w:rsidR="00000000" w:rsidRPr="00000000">
        <w:rPr>
          <w:rtl w:val="0"/>
        </w:rPr>
      </w:r>
    </w:p>
    <w:p w:rsidR="00000000" w:rsidDel="00000000" w:rsidP="00000000" w:rsidRDefault="00000000" w:rsidRPr="00000000" w14:paraId="00000029">
      <w:pPr>
        <w:jc w:val="both"/>
        <w:rPr>
          <w:b w:val="1"/>
          <w:bCs w:val="1"/>
          <w:sz w:val="28"/>
          <w:szCs w:val="28"/>
          <w:u w:val="single"/>
        </w:rPr>
      </w:pPr>
      <w:r w:rsidDel="00000000" w:rsidR="00000000" w:rsidRPr="00000000">
        <w:rPr>
          <w:b w:val="1"/>
          <w:bCs w:val="1"/>
          <w:sz w:val="28"/>
          <w:szCs w:val="28"/>
          <w:u w:val="single"/>
          <w:rtl w:val="0"/>
        </w:rPr>
        <w:t xml:space="preserve"> Tercera Etapa:</w:t>
      </w:r>
    </w:p>
    <w:p w:rsidR="00000000" w:rsidDel="00000000" w:rsidP="00000000" w:rsidRDefault="00000000" w:rsidRPr="00000000" w14:paraId="0000002A">
      <w:pPr>
        <w:jc w:val="both"/>
        <w:rPr>
          <w:sz w:val="28"/>
          <w:szCs w:val="28"/>
        </w:rPr>
      </w:pPr>
      <w:r w:rsidDel="00000000" w:rsidR="00000000" w:rsidRPr="00000000">
        <w:rPr>
          <w:sz w:val="28"/>
          <w:szCs w:val="28"/>
          <w:rtl w:val="0"/>
        </w:rPr>
        <w:t xml:space="preserve">-Generar estrategias para la puesta en valor del patrimonio cultural de los pueblos forestales, vinculado a este proceso de intervención.</w:t>
      </w:r>
    </w:p>
    <w:p w:rsidR="00000000" w:rsidDel="00000000" w:rsidP="00000000" w:rsidRDefault="00000000" w:rsidRPr="00000000" w14:paraId="0000002B">
      <w:pPr>
        <w:jc w:val="both"/>
        <w:rPr>
          <w:sz w:val="28"/>
          <w:szCs w:val="28"/>
        </w:rPr>
      </w:pPr>
      <w:r w:rsidDel="00000000" w:rsidR="00000000" w:rsidRPr="00000000">
        <w:rPr>
          <w:sz w:val="28"/>
          <w:szCs w:val="28"/>
          <w:rtl w:val="0"/>
        </w:rPr>
        <w:t xml:space="preserve">  </w:t>
      </w:r>
    </w:p>
    <w:p w:rsidR="00000000" w:rsidDel="00000000" w:rsidP="00000000" w:rsidRDefault="00000000" w:rsidRPr="00000000" w14:paraId="0000002C">
      <w:pPr>
        <w:widowControl w:val="1"/>
        <w:spacing w:after="200" w:before="0" w:line="276" w:lineRule="auto"/>
        <w:jc w:val="left"/>
        <w:rPr/>
      </w:pPr>
      <w:r w:rsidDel="00000000" w:rsidR="00000000" w:rsidRPr="00000000">
        <w:rPr>
          <w:rtl w:val="0"/>
        </w:rPr>
      </w:r>
    </w:p>
    <w:sectPr>
      <w:pgSz w:h="16838" w:w="11906" w:orient="portrait"/>
      <w:pgMar w:bottom="1417" w:top="1417" w:left="1984.251968503937" w:right="1701"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cela Brac" w:id="0" w:date="2025-12-13T14:23:57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podría recuperar más información? Es decir, fecha, nombre de quién dio el aviso, modalidad de la comunicación.</w:t>
      </w:r>
    </w:p>
  </w:comment>
  <w:comment w:author="Marcela Brac" w:id="2" w:date="2025-12-13T14:33:1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Tendría una posición más reflexiva en relación a "la memoria oral" (teniendo en cuenta el período en cuestión daría para discusiones más complejas) considerando las múltiples dimensiones que implica el campo de los estudios de la memoria. De ahí que propongo la expresión determinados relatos.</w:t>
      </w:r>
    </w:p>
  </w:comment>
  <w:comment w:author="Marcela Brac" w:id="1" w:date="2025-12-13T14:25:39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podría especificar el número?</w:t>
      </w:r>
    </w:p>
  </w:comment>
  <w:comment w:author="Alejandro Jasinski" w:id="3" w:date="2025-12-02T19:30:13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habría que incluir e incluso comenzar por el análisis de los objetos hallados, intentando un primer peritaje con especialistas en material de guerra y armas para acercarnos a la hipótesis central.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2D" w15:done="0"/>
  <w15:commentEx w15:paraId="0000002E" w15:done="0"/>
  <w15:commentEx w15:paraId="0000002F" w15:done="0"/>
  <w15:commentEx w15:paraId="0000003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EnlacedeInternet">
    <w:name w:val="Enlace de Internet"/>
    <w:basedOn w:val="DefaultParagraphFont"/>
    <w:uiPriority w:val="99"/>
    <w:unhideWhenUsed w:val="1"/>
    <w:rsid w:val="004B66AA"/>
    <w:rPr>
      <w:color w:val="0563c1" w:themeColor="hyperlink"/>
      <w:u w:val="single"/>
    </w:rPr>
  </w:style>
  <w:style w:type="character" w:styleId="ListLabel1">
    <w:name w:val="ListLabel 1"/>
    <w:qFormat w:val="1"/>
    <w:rPr/>
  </w:style>
  <w:style w:type="paragraph" w:styleId="Ttulo">
    <w:name w:val="Título"/>
    <w:basedOn w:val="Normal"/>
    <w:next w:val="Cuerpodetexto"/>
    <w:qFormat w:val="1"/>
    <w:pPr>
      <w:keepNext w:val="1"/>
      <w:spacing w:after="120" w:before="240"/>
    </w:pPr>
    <w:rPr>
      <w:rFonts w:ascii="Liberation Sans" w:cs="Lohit Devanagari" w:eastAsia="Noto Sans CJK SC" w:hAnsi="Liberation Sans"/>
      <w:sz w:val="28"/>
      <w:szCs w:val="28"/>
    </w:rPr>
  </w:style>
  <w:style w:type="paragraph" w:styleId="Cuerpodetexto">
    <w:name w:val="Body Text"/>
    <w:basedOn w:val="Normal"/>
    <w:pPr>
      <w:spacing w:after="140" w:before="0" w:line="276" w:lineRule="auto"/>
    </w:pPr>
    <w:rPr/>
  </w:style>
  <w:style w:type="paragraph" w:styleId="Lista">
    <w:name w:val="List"/>
    <w:basedOn w:val="Cuerpodetexto"/>
    <w:pPr/>
    <w:rPr>
      <w:rFonts w:cs="Lohit Devanagari"/>
    </w:rPr>
  </w:style>
  <w:style w:type="paragraph" w:styleId="Leyenda">
    <w:name w:val="Caption"/>
    <w:basedOn w:val="Normal"/>
    <w:qFormat w:val="1"/>
    <w:pPr>
      <w:suppressLineNumbers w:val="1"/>
      <w:spacing w:after="120" w:before="120"/>
    </w:pPr>
    <w:rPr>
      <w:rFonts w:cs="Lohit Devanagari"/>
      <w:i w:val="1"/>
      <w:iCs w:val="1"/>
      <w:sz w:val="24"/>
      <w:szCs w:val="24"/>
    </w:rPr>
  </w:style>
  <w:style w:type="paragraph" w:styleId="Ndice">
    <w:name w:val="Índice"/>
    <w:basedOn w:val="Normal"/>
    <w:qFormat w:val="1"/>
    <w:pPr>
      <w:suppressLineNumbers w:val="1"/>
    </w:pPr>
    <w:rPr>
      <w:rFonts w:cs="Lohit Devanagari"/>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e.kobotoolbox.org/x/VQSNh4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wMMfEsXZuQa83fEl4QwlUV5Mfg==">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2020-11-15T13:19:00Z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